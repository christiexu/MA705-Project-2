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1D44" w14:textId="77777777" w:rsidR="000A14E6" w:rsidRPr="00051493" w:rsidRDefault="000A14E6" w:rsidP="000A14E6">
      <w:pPr>
        <w:spacing w:line="360" w:lineRule="auto"/>
        <w:jc w:val="center"/>
        <w:rPr>
          <w:rFonts w:ascii="Times New Roman" w:hAnsi="Times New Roman" w:cs="Times New Roman"/>
          <w:color w:val="501549" w:themeColor="accent5" w:themeShade="80"/>
          <w:sz w:val="40"/>
          <w:szCs w:val="40"/>
        </w:rPr>
      </w:pPr>
      <w:r w:rsidRPr="00051493">
        <w:rPr>
          <w:rFonts w:ascii="Times New Roman" w:hAnsi="Times New Roman" w:cs="Times New Roman"/>
          <w:color w:val="501549" w:themeColor="accent5" w:themeShade="80"/>
          <w:sz w:val="40"/>
          <w:szCs w:val="40"/>
        </w:rPr>
        <w:t>Do Health Claim Labels Actually Mean the Food is Healthier?</w:t>
      </w:r>
    </w:p>
    <w:p w14:paraId="5DFF7EDC" w14:textId="77777777" w:rsidR="000A14E6" w:rsidRPr="00051493" w:rsidRDefault="000A14E6" w:rsidP="000A14E6">
      <w:pPr>
        <w:spacing w:line="360" w:lineRule="auto"/>
        <w:jc w:val="center"/>
        <w:rPr>
          <w:rFonts w:ascii="Times New Roman" w:hAnsi="Times New Roman" w:cs="Times New Roman"/>
        </w:rPr>
      </w:pPr>
      <w:r w:rsidRPr="00051493">
        <w:rPr>
          <w:rFonts w:ascii="Times New Roman" w:hAnsi="Times New Roman" w:cs="Times New Roman"/>
        </w:rPr>
        <w:t>Christie Xu | MA705 | Project 2</w:t>
      </w:r>
    </w:p>
    <w:p w14:paraId="2DB2B0DD"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color w:val="501549" w:themeColor="accent5" w:themeShade="80"/>
          <w:sz w:val="32"/>
          <w:szCs w:val="32"/>
        </w:rPr>
        <w:t>Executive Summary</w:t>
      </w:r>
      <w:r w:rsidRPr="00051493">
        <w:rPr>
          <w:rFonts w:ascii="Times New Roman" w:hAnsi="Times New Roman" w:cs="Times New Roman"/>
        </w:rPr>
        <w:br/>
      </w:r>
    </w:p>
    <w:p w14:paraId="3B37DA30"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Walking through the grocery store feels like one big marketing tactic. Packaged foods are covered in health claims like “organic” and “no preservatives.” These labels are supposed to sell consumers the idea of healthier eating. This project will analyze whether those health claims are backed by the numbers to determine whether those labels mean we, as consumers, are making a healthier choice.</w:t>
      </w:r>
    </w:p>
    <w:p w14:paraId="68BA3D59" w14:textId="77777777" w:rsidR="000A14E6" w:rsidRPr="000774F0"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This project analyzed 924 U.S. packaged food products and compared the nutritional profiles between products with health claim labels against products without labels. After running statistical testing on five key nutrients: fat, sugar, sodium, protein, and energy, it was discovered that only sodium was statistically significant with a p-value of 0.0076. The data revealed that products with health claims averaged 369mg of sodium per 100g, compared to 605mg for products without claims. </w:t>
      </w:r>
      <w:r>
        <w:rPr>
          <w:rFonts w:ascii="Times New Roman" w:hAnsi="Times New Roman" w:cs="Times New Roman"/>
        </w:rPr>
        <w:t xml:space="preserve">A deeper analysis discovered that sodium reduction was consistent across six out of seven individual labels tested. Other labels were more individual, </w:t>
      </w:r>
      <w:r w:rsidRPr="000774F0">
        <w:rPr>
          <w:rFonts w:ascii="Times New Roman" w:hAnsi="Times New Roman" w:cs="Times New Roman"/>
        </w:rPr>
        <w:t>gluten-free products show</w:t>
      </w:r>
      <w:r>
        <w:rPr>
          <w:rFonts w:ascii="Times New Roman" w:hAnsi="Times New Roman" w:cs="Times New Roman"/>
        </w:rPr>
        <w:t>ed</w:t>
      </w:r>
      <w:r w:rsidRPr="000774F0">
        <w:rPr>
          <w:rFonts w:ascii="Times New Roman" w:hAnsi="Times New Roman" w:cs="Times New Roman"/>
        </w:rPr>
        <w:t xml:space="preserve"> higher energy, </w:t>
      </w:r>
      <w:proofErr w:type="gramStart"/>
      <w:r w:rsidRPr="000774F0">
        <w:rPr>
          <w:rFonts w:ascii="Times New Roman" w:hAnsi="Times New Roman" w:cs="Times New Roman"/>
        </w:rPr>
        <w:t>vegetarian</w:t>
      </w:r>
      <w:proofErr w:type="gramEnd"/>
      <w:r w:rsidRPr="000774F0">
        <w:rPr>
          <w:rFonts w:ascii="Times New Roman" w:hAnsi="Times New Roman" w:cs="Times New Roman"/>
        </w:rPr>
        <w:t xml:space="preserve"> had lower fat, no preservatives and natural both had lower sugar, and no label was significant for protein.</w:t>
      </w:r>
    </w:p>
    <w:p w14:paraId="4BD07E56" w14:textId="77777777" w:rsidR="000A14E6" w:rsidRPr="00051493" w:rsidRDefault="000A14E6" w:rsidP="000A14E6">
      <w:pPr>
        <w:spacing w:line="360" w:lineRule="auto"/>
        <w:ind w:firstLine="720"/>
        <w:rPr>
          <w:rFonts w:ascii="Times New Roman" w:hAnsi="Times New Roman" w:cs="Times New Roman"/>
        </w:rPr>
      </w:pPr>
    </w:p>
    <w:p w14:paraId="188B7E83" w14:textId="77777777" w:rsidR="000A14E6" w:rsidRPr="00051493" w:rsidRDefault="000A14E6" w:rsidP="000A14E6">
      <w:pPr>
        <w:spacing w:line="360" w:lineRule="auto"/>
        <w:rPr>
          <w:rFonts w:ascii="Times New Roman" w:hAnsi="Times New Roman" w:cs="Times New Roman"/>
        </w:rPr>
      </w:pPr>
    </w:p>
    <w:p w14:paraId="3A813631"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Data Sources</w:t>
      </w:r>
    </w:p>
    <w:p w14:paraId="0A08BE09"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databases</w:t>
      </w:r>
      <w:r>
        <w:rPr>
          <w:rFonts w:ascii="Times New Roman" w:hAnsi="Times New Roman" w:cs="Times New Roman"/>
        </w:rPr>
        <w:t xml:space="preserve"> described below</w:t>
      </w:r>
      <w:r w:rsidRPr="00051493">
        <w:rPr>
          <w:rFonts w:ascii="Times New Roman" w:hAnsi="Times New Roman" w:cs="Times New Roman"/>
        </w:rPr>
        <w:t xml:space="preserve"> were chosen because Open Food facts have lots of labels put in by contributors, but its nutritional values are self-reported by those same people, which makes reliability questionable. The USDA database has government-verified data but does not </w:t>
      </w:r>
      <w:r w:rsidRPr="00051493">
        <w:rPr>
          <w:rFonts w:ascii="Times New Roman" w:hAnsi="Times New Roman" w:cs="Times New Roman"/>
        </w:rPr>
        <w:lastRenderedPageBreak/>
        <w:t>track health claim labels. Thus, merging the two on shared product codes allowed verified nutritional data with real-world labeling information in one dataset.</w:t>
      </w:r>
    </w:p>
    <w:p w14:paraId="0C6F16A5"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Open Food Facts</w:t>
      </w:r>
    </w:p>
    <w:p w14:paraId="1CC47456"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rPr>
        <w:tab/>
        <w:t>Open Food facts is a crowd-sourced, nonprofit food product database. It contains nutritional information and label data from food products around the world. It was the source for health claim labels, as it includes a labels field such as organic, and no preservatives. We filtered the dataset to U.S. products only which resulted in 2,501 products.</w:t>
      </w:r>
    </w:p>
    <w:p w14:paraId="37AFCA27" w14:textId="77777777" w:rsidR="000A14E6" w:rsidRPr="00051493" w:rsidRDefault="000A14E6" w:rsidP="000A14E6">
      <w:pPr>
        <w:spacing w:line="360" w:lineRule="auto"/>
        <w:rPr>
          <w:rFonts w:ascii="Times New Roman" w:hAnsi="Times New Roman" w:cs="Times New Roman"/>
          <w:b/>
          <w:bCs/>
        </w:rPr>
      </w:pPr>
      <w:r w:rsidRPr="00051493">
        <w:rPr>
          <w:rFonts w:ascii="Times New Roman" w:hAnsi="Times New Roman" w:cs="Times New Roman"/>
          <w:b/>
          <w:bCs/>
        </w:rPr>
        <w:t xml:space="preserve">Source: </w:t>
      </w:r>
      <w:hyperlink r:id="rId8" w:history="1">
        <w:r w:rsidRPr="00051493">
          <w:rPr>
            <w:rStyle w:val="Hyperlink"/>
            <w:rFonts w:ascii="Times New Roman" w:hAnsi="Times New Roman" w:cs="Times New Roman"/>
            <w:b/>
            <w:bCs/>
          </w:rPr>
          <w:t>Open Food Facts dataset</w:t>
        </w:r>
      </w:hyperlink>
    </w:p>
    <w:p w14:paraId="6DEB1BDF"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 xml:space="preserve">USDA </w:t>
      </w:r>
      <w:proofErr w:type="spellStart"/>
      <w:r w:rsidRPr="00051493">
        <w:rPr>
          <w:rFonts w:ascii="Times New Roman" w:hAnsi="Times New Roman" w:cs="Times New Roman"/>
          <w:color w:val="D86DCB" w:themeColor="accent5" w:themeTint="99"/>
          <w:sz w:val="28"/>
          <w:szCs w:val="28"/>
        </w:rPr>
        <w:t>FoodData</w:t>
      </w:r>
      <w:proofErr w:type="spellEnd"/>
      <w:r w:rsidRPr="00051493">
        <w:rPr>
          <w:rFonts w:ascii="Times New Roman" w:hAnsi="Times New Roman" w:cs="Times New Roman"/>
          <w:color w:val="D86DCB" w:themeColor="accent5" w:themeTint="99"/>
          <w:sz w:val="28"/>
          <w:szCs w:val="28"/>
        </w:rPr>
        <w:t xml:space="preserve"> Central – Branded Foods</w:t>
      </w:r>
    </w:p>
    <w:p w14:paraId="6F9934D1" w14:textId="77777777" w:rsidR="000A14E6" w:rsidRPr="00F67119" w:rsidRDefault="000A14E6" w:rsidP="000A14E6">
      <w:pPr>
        <w:spacing w:line="360" w:lineRule="auto"/>
        <w:ind w:firstLine="720"/>
        <w:rPr>
          <w:rFonts w:ascii="Times New Roman" w:hAnsi="Times New Roman" w:cs="Times New Roman"/>
          <w:rPrChange w:id="0" w:author="Xu, Christie" w:date="2026-04-27T12:24:00Z" w16du:dateUtc="2026-04-27T16:24:00Z">
            <w:rPr>
              <w:rFonts w:ascii="Times New Roman" w:hAnsi="Times New Roman" w:cs="Times New Roman"/>
              <w:lang w:val="it-IT"/>
            </w:rPr>
          </w:rPrChange>
        </w:rPr>
      </w:pPr>
      <w:r w:rsidRPr="00051493">
        <w:rPr>
          <w:rFonts w:ascii="Times New Roman" w:hAnsi="Times New Roman" w:cs="Times New Roman"/>
        </w:rPr>
        <w:t>The USDA database is a government-maintained resource which contains verified nutritional information for branded food products sold in the United States. The database provided the core nutritional measurements- energy, protein, sodium, and fat</w:t>
      </w:r>
      <w:ins w:id="1" w:author="Carter, Nathan" w:date="2026-04-25T17:24:00Z" w16du:dateUtc="2026-04-25T21:24:00Z">
        <w:r>
          <w:rPr>
            <w:rFonts w:ascii="Times New Roman" w:hAnsi="Times New Roman" w:cs="Times New Roman"/>
          </w:rPr>
          <w:t>,</w:t>
        </w:r>
      </w:ins>
      <w:r w:rsidRPr="00051493">
        <w:rPr>
          <w:rFonts w:ascii="Times New Roman" w:hAnsi="Times New Roman" w:cs="Times New Roman"/>
        </w:rPr>
        <w:t xml:space="preserve"> which </w:t>
      </w:r>
      <w:r>
        <w:rPr>
          <w:rFonts w:ascii="Times New Roman" w:hAnsi="Times New Roman" w:cs="Times New Roman"/>
        </w:rPr>
        <w:t xml:space="preserve">were </w:t>
      </w:r>
      <w:r w:rsidRPr="00051493">
        <w:rPr>
          <w:rFonts w:ascii="Times New Roman" w:hAnsi="Times New Roman" w:cs="Times New Roman"/>
        </w:rPr>
        <w:t>used in statistical comparisons.</w:t>
      </w:r>
    </w:p>
    <w:p w14:paraId="638C2B09" w14:textId="77777777" w:rsidR="000A14E6" w:rsidRPr="00051493" w:rsidRDefault="000A14E6" w:rsidP="000A14E6">
      <w:pPr>
        <w:spacing w:line="360" w:lineRule="auto"/>
        <w:rPr>
          <w:rFonts w:ascii="Times New Roman" w:hAnsi="Times New Roman" w:cs="Times New Roman"/>
          <w:b/>
          <w:bCs/>
        </w:rPr>
      </w:pPr>
      <w:r w:rsidRPr="00051493">
        <w:rPr>
          <w:rFonts w:ascii="Times New Roman" w:hAnsi="Times New Roman" w:cs="Times New Roman"/>
          <w:b/>
          <w:bCs/>
        </w:rPr>
        <w:t xml:space="preserve"> Source: </w:t>
      </w:r>
      <w:hyperlink r:id="rId9" w:history="1">
        <w:r w:rsidRPr="00051493">
          <w:rPr>
            <w:rStyle w:val="Hyperlink"/>
            <w:rFonts w:ascii="Times New Roman" w:hAnsi="Times New Roman" w:cs="Times New Roman"/>
            <w:b/>
            <w:bCs/>
          </w:rPr>
          <w:t xml:space="preserve">Downloadable Data | USDA </w:t>
        </w:r>
        <w:proofErr w:type="spellStart"/>
        <w:r w:rsidRPr="00051493">
          <w:rPr>
            <w:rStyle w:val="Hyperlink"/>
            <w:rFonts w:ascii="Times New Roman" w:hAnsi="Times New Roman" w:cs="Times New Roman"/>
            <w:b/>
            <w:bCs/>
          </w:rPr>
          <w:t>FoodData</w:t>
        </w:r>
        <w:proofErr w:type="spellEnd"/>
        <w:r w:rsidRPr="00051493">
          <w:rPr>
            <w:rStyle w:val="Hyperlink"/>
            <w:rFonts w:ascii="Times New Roman" w:hAnsi="Times New Roman" w:cs="Times New Roman"/>
            <w:b/>
            <w:bCs/>
          </w:rPr>
          <w:t xml:space="preserve"> Central</w:t>
        </w:r>
      </w:hyperlink>
    </w:p>
    <w:p w14:paraId="135BF4E1" w14:textId="77777777" w:rsidR="000A14E6" w:rsidRPr="00051493" w:rsidRDefault="000A14E6" w:rsidP="000A14E6">
      <w:pPr>
        <w:spacing w:line="360" w:lineRule="auto"/>
        <w:rPr>
          <w:rFonts w:ascii="Times New Roman" w:hAnsi="Times New Roman" w:cs="Times New Roman"/>
        </w:rPr>
      </w:pPr>
    </w:p>
    <w:p w14:paraId="49CE11D6"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Data Preparation</w:t>
      </w:r>
    </w:p>
    <w:p w14:paraId="018F1E21"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Filtering and Standardizing</w:t>
      </w:r>
    </w:p>
    <w:p w14:paraId="6A83943A"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To narrow down the scope of this question, it was decided to filter only products from the U.S.</w:t>
      </w:r>
      <w:r>
        <w:rPr>
          <w:rFonts w:ascii="Times New Roman" w:hAnsi="Times New Roman" w:cs="Times New Roman"/>
        </w:rPr>
        <w:t xml:space="preserve"> Due to barcode formatting differences across the two databases</w:t>
      </w:r>
      <w:r w:rsidRPr="00051493">
        <w:rPr>
          <w:rFonts w:ascii="Times New Roman" w:hAnsi="Times New Roman" w:cs="Times New Roman"/>
        </w:rPr>
        <w:t xml:space="preserve">, </w:t>
      </w:r>
      <w:r>
        <w:rPr>
          <w:rFonts w:ascii="Times New Roman" w:hAnsi="Times New Roman" w:cs="Times New Roman"/>
        </w:rPr>
        <w:t xml:space="preserve">all barcodes were standardized to a 14-digit format to ensure product matches. This method significantly improved the number of successful matches. </w:t>
      </w:r>
    </w:p>
    <w:p w14:paraId="54DA76C5" w14:textId="77777777" w:rsidR="000A14E6" w:rsidRPr="00051493" w:rsidRDefault="000A14E6" w:rsidP="000A14E6">
      <w:pPr>
        <w:spacing w:line="360" w:lineRule="auto"/>
        <w:rPr>
          <w:rFonts w:ascii="Times New Roman" w:hAnsi="Times New Roman" w:cs="Times New Roman"/>
          <w:color w:val="D86DCB" w:themeColor="accent5" w:themeTint="99"/>
        </w:rPr>
      </w:pPr>
      <w:r w:rsidRPr="00051493">
        <w:rPr>
          <w:rFonts w:ascii="Times New Roman" w:hAnsi="Times New Roman" w:cs="Times New Roman"/>
          <w:color w:val="D86DCB" w:themeColor="accent5" w:themeTint="99"/>
          <w:sz w:val="28"/>
          <w:szCs w:val="28"/>
        </w:rPr>
        <w:t>Defining Health Claims</w:t>
      </w:r>
    </w:p>
    <w:p w14:paraId="5C0B58FA" w14:textId="77777777" w:rsidR="000A14E6" w:rsidRPr="00051493" w:rsidRDefault="000A14E6" w:rsidP="000A14E6">
      <w:pPr>
        <w:spacing w:line="360" w:lineRule="auto"/>
        <w:ind w:firstLine="360"/>
        <w:rPr>
          <w:rFonts w:ascii="Times New Roman" w:hAnsi="Times New Roman" w:cs="Times New Roman"/>
        </w:rPr>
      </w:pPr>
      <w:r>
        <w:rPr>
          <w:rFonts w:ascii="Times New Roman" w:hAnsi="Times New Roman" w:cs="Times New Roman"/>
        </w:rPr>
        <w:t>It was important to also identify</w:t>
      </w:r>
      <w:r w:rsidRPr="00051493">
        <w:rPr>
          <w:rFonts w:ascii="Times New Roman" w:hAnsi="Times New Roman" w:cs="Times New Roman"/>
        </w:rPr>
        <w:t xml:space="preserve"> what counts as a health claim. Some labels like “Kosher” are a religious certification and has nothing to do with nutrition thus it was excluded. So, the definition for health claims </w:t>
      </w:r>
      <w:r>
        <w:rPr>
          <w:rFonts w:ascii="Times New Roman" w:hAnsi="Times New Roman" w:cs="Times New Roman"/>
        </w:rPr>
        <w:t>is</w:t>
      </w:r>
      <w:r w:rsidRPr="00051493">
        <w:rPr>
          <w:rFonts w:ascii="Times New Roman" w:hAnsi="Times New Roman" w:cs="Times New Roman"/>
        </w:rPr>
        <w:t xml:space="preserve"> any label containing words like:</w:t>
      </w:r>
    </w:p>
    <w:p w14:paraId="3A6160DD"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lastRenderedPageBreak/>
        <w:t>Organic</w:t>
      </w:r>
    </w:p>
    <w:p w14:paraId="44CDC34B"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Gluten-free</w:t>
      </w:r>
    </w:p>
    <w:p w14:paraId="24C9F940"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Vegan</w:t>
      </w:r>
    </w:p>
    <w:p w14:paraId="736BE064"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Vegetarian</w:t>
      </w:r>
    </w:p>
    <w:p w14:paraId="0C8C5BDC"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No preservatives</w:t>
      </w:r>
    </w:p>
    <w:p w14:paraId="7FACC063"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No GMS</w:t>
      </w:r>
    </w:p>
    <w:p w14:paraId="215DA262"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 xml:space="preserve">Natural. </w:t>
      </w:r>
    </w:p>
    <w:p w14:paraId="202B4C5D"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rPr>
        <w:t xml:space="preserve">Products were then marked as either carrying a health claim or not. </w:t>
      </w:r>
    </w:p>
    <w:p w14:paraId="381D5F8E"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Merging the Datasets</w:t>
      </w:r>
    </w:p>
    <w:p w14:paraId="59E7A745"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datasets were merged by matching barcodes. Only products that appeared in both databases were kept. After merging there were 8,715 duplicate rows which meant many barcodes appeared more than once in the USDA database</w:t>
      </w:r>
      <w:r>
        <w:rPr>
          <w:rFonts w:ascii="Times New Roman" w:hAnsi="Times New Roman" w:cs="Times New Roman"/>
        </w:rPr>
        <w:t>. T</w:t>
      </w:r>
      <w:r w:rsidRPr="00051493">
        <w:rPr>
          <w:rFonts w:ascii="Times New Roman" w:hAnsi="Times New Roman" w:cs="Times New Roman"/>
        </w:rPr>
        <w:t xml:space="preserve">his is likely due to updates over time or people reentering the same data. After examining the duplicates, it was confirmed the nutritional values were identical across duplicate rows. This meant I could remove duplicates keeping just the first occurrence without impacting the analysis.  </w:t>
      </w:r>
    </w:p>
    <w:p w14:paraId="2708F65B"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Out of the 2,501 Open Food Facts products, 1073 did not match any USDA entry. This gave a match rate of 57.1%. This is likely due to the fact Open Food Facts is crowdsourced meaning barcodes are manually put in by contributors which can cause formatting inconsistencies between the two sources. It is also possible some products only exist in one database and not the other. After removing duplicates and products with missing nutritional data the final dataset contained 924 products.</w:t>
      </w:r>
    </w:p>
    <w:tbl>
      <w:tblPr>
        <w:tblStyle w:val="GridTable4-Accent5"/>
        <w:tblW w:w="0" w:type="auto"/>
        <w:tblLook w:val="04A0" w:firstRow="1" w:lastRow="0" w:firstColumn="1" w:lastColumn="0" w:noHBand="0" w:noVBand="1"/>
      </w:tblPr>
      <w:tblGrid>
        <w:gridCol w:w="3116"/>
        <w:gridCol w:w="3117"/>
        <w:gridCol w:w="3117"/>
      </w:tblGrid>
      <w:tr w:rsidR="000A14E6" w:rsidRPr="00051493" w14:paraId="63D3285C"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DFD74E" w14:textId="77777777" w:rsidR="000A14E6" w:rsidRPr="00051493" w:rsidRDefault="000A14E6" w:rsidP="008F2411">
            <w:pPr>
              <w:spacing w:line="360" w:lineRule="auto"/>
              <w:jc w:val="center"/>
              <w:rPr>
                <w:rFonts w:ascii="Times New Roman" w:hAnsi="Times New Roman" w:cs="Times New Roman"/>
              </w:rPr>
            </w:pPr>
          </w:p>
        </w:tc>
        <w:tc>
          <w:tcPr>
            <w:tcW w:w="3117" w:type="dxa"/>
          </w:tcPr>
          <w:p w14:paraId="2F53816F"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Count</w:t>
            </w:r>
          </w:p>
        </w:tc>
        <w:tc>
          <w:tcPr>
            <w:tcW w:w="3117" w:type="dxa"/>
          </w:tcPr>
          <w:p w14:paraId="31995EB6"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Percentage</w:t>
            </w:r>
          </w:p>
        </w:tc>
      </w:tr>
      <w:tr w:rsidR="000A14E6" w:rsidRPr="00051493" w14:paraId="17E9AFF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C02CC3"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Original OFF U.S. Products</w:t>
            </w:r>
          </w:p>
        </w:tc>
        <w:tc>
          <w:tcPr>
            <w:tcW w:w="3117" w:type="dxa"/>
          </w:tcPr>
          <w:p w14:paraId="0581F86E"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2,501</w:t>
            </w:r>
          </w:p>
        </w:tc>
        <w:tc>
          <w:tcPr>
            <w:tcW w:w="3117" w:type="dxa"/>
          </w:tcPr>
          <w:p w14:paraId="6624414A"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100%</w:t>
            </w:r>
          </w:p>
        </w:tc>
      </w:tr>
      <w:tr w:rsidR="000A14E6" w:rsidRPr="00051493" w14:paraId="5ECCA91B"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7B1068C6"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Matched to USDA</w:t>
            </w:r>
          </w:p>
        </w:tc>
        <w:tc>
          <w:tcPr>
            <w:tcW w:w="3117" w:type="dxa"/>
          </w:tcPr>
          <w:p w14:paraId="3F907029"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1,428</w:t>
            </w:r>
          </w:p>
        </w:tc>
        <w:tc>
          <w:tcPr>
            <w:tcW w:w="3117" w:type="dxa"/>
          </w:tcPr>
          <w:p w14:paraId="232BB508"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57.1%</w:t>
            </w:r>
          </w:p>
        </w:tc>
      </w:tr>
      <w:tr w:rsidR="000A14E6" w:rsidRPr="00051493" w14:paraId="4274BD31"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80494C"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Unmatched</w:t>
            </w:r>
          </w:p>
        </w:tc>
        <w:tc>
          <w:tcPr>
            <w:tcW w:w="3117" w:type="dxa"/>
          </w:tcPr>
          <w:p w14:paraId="1088D64F"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1,073</w:t>
            </w:r>
          </w:p>
        </w:tc>
        <w:tc>
          <w:tcPr>
            <w:tcW w:w="3117" w:type="dxa"/>
          </w:tcPr>
          <w:p w14:paraId="6C92452D"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42.9%</w:t>
            </w:r>
          </w:p>
        </w:tc>
      </w:tr>
      <w:tr w:rsidR="000A14E6" w:rsidRPr="00051493" w14:paraId="7FFDFECF"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138AE5BB"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Final Products after Cleaning</w:t>
            </w:r>
          </w:p>
        </w:tc>
        <w:tc>
          <w:tcPr>
            <w:tcW w:w="3117" w:type="dxa"/>
          </w:tcPr>
          <w:p w14:paraId="529C041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924</w:t>
            </w:r>
          </w:p>
        </w:tc>
        <w:tc>
          <w:tcPr>
            <w:tcW w:w="3117" w:type="dxa"/>
          </w:tcPr>
          <w:p w14:paraId="46568375"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N/A</w:t>
            </w:r>
          </w:p>
        </w:tc>
      </w:tr>
      <w:tr w:rsidR="000A14E6" w:rsidRPr="00051493" w14:paraId="37231B5F"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254D33"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lastRenderedPageBreak/>
              <w:t>Products With Health Claims</w:t>
            </w:r>
          </w:p>
        </w:tc>
        <w:tc>
          <w:tcPr>
            <w:tcW w:w="3117" w:type="dxa"/>
          </w:tcPr>
          <w:p w14:paraId="080F7D11"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128</w:t>
            </w:r>
          </w:p>
        </w:tc>
        <w:tc>
          <w:tcPr>
            <w:tcW w:w="3117" w:type="dxa"/>
          </w:tcPr>
          <w:p w14:paraId="553D98FE"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13.9%</w:t>
            </w:r>
          </w:p>
        </w:tc>
      </w:tr>
      <w:tr w:rsidR="000A14E6" w:rsidRPr="00051493" w14:paraId="7C511C29"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58DDCFD8"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Products Without Health Claims</w:t>
            </w:r>
          </w:p>
        </w:tc>
        <w:tc>
          <w:tcPr>
            <w:tcW w:w="3117" w:type="dxa"/>
          </w:tcPr>
          <w:p w14:paraId="507B847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796</w:t>
            </w:r>
          </w:p>
        </w:tc>
        <w:tc>
          <w:tcPr>
            <w:tcW w:w="3117" w:type="dxa"/>
          </w:tcPr>
          <w:p w14:paraId="2D965BEB"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86.1%</w:t>
            </w:r>
          </w:p>
        </w:tc>
      </w:tr>
    </w:tbl>
    <w:p w14:paraId="4EB25046" w14:textId="77777777" w:rsidR="000A14E6" w:rsidRPr="00051493" w:rsidRDefault="000A14E6" w:rsidP="000A14E6">
      <w:pPr>
        <w:spacing w:line="360" w:lineRule="auto"/>
        <w:rPr>
          <w:rFonts w:ascii="Times New Roman" w:hAnsi="Times New Roman" w:cs="Times New Roman"/>
        </w:rPr>
      </w:pPr>
    </w:p>
    <w:p w14:paraId="29BE5F2E"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Analysis and Findings</w:t>
      </w:r>
    </w:p>
    <w:p w14:paraId="075621B6"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Descriptive Statistics</w:t>
      </w:r>
    </w:p>
    <w:p w14:paraId="0E57E6DD"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The Table below shows the average nutritional values for both groups. The most prominent difference is in sodium. Where health claim products average 269mg per 100g compared to 605mg for products without claims. </w:t>
      </w:r>
      <w:r>
        <w:rPr>
          <w:rFonts w:ascii="Times New Roman" w:hAnsi="Times New Roman" w:cs="Times New Roman"/>
        </w:rPr>
        <w:t xml:space="preserve">Energy also shows a noticeable difference. Products with health claims had +18.01 kcal per 100g more than products without claims. Fat, sugar, and protein showed less than </w:t>
      </w:r>
      <w:proofErr w:type="gramStart"/>
      <w:r>
        <w:rPr>
          <w:rFonts w:ascii="Times New Roman" w:hAnsi="Times New Roman" w:cs="Times New Roman"/>
        </w:rPr>
        <w:t>a 3</w:t>
      </w:r>
      <w:proofErr w:type="gramEnd"/>
      <w:r>
        <w:rPr>
          <w:rFonts w:ascii="Times New Roman" w:hAnsi="Times New Roman" w:cs="Times New Roman"/>
        </w:rPr>
        <w:t>g per 100g difference between health claim and no health claim groups.</w:t>
      </w:r>
    </w:p>
    <w:tbl>
      <w:tblPr>
        <w:tblStyle w:val="GridTable4-Accent5"/>
        <w:tblW w:w="0" w:type="auto"/>
        <w:tblLook w:val="04A0" w:firstRow="1" w:lastRow="0" w:firstColumn="1" w:lastColumn="0" w:noHBand="0" w:noVBand="1"/>
      </w:tblPr>
      <w:tblGrid>
        <w:gridCol w:w="2337"/>
        <w:gridCol w:w="2337"/>
        <w:gridCol w:w="2338"/>
        <w:gridCol w:w="2338"/>
      </w:tblGrid>
      <w:tr w:rsidR="000A14E6" w:rsidRPr="00051493" w14:paraId="0D4FFD60"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40520C"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Nutrient</w:t>
            </w:r>
          </w:p>
        </w:tc>
        <w:tc>
          <w:tcPr>
            <w:tcW w:w="2337" w:type="dxa"/>
          </w:tcPr>
          <w:p w14:paraId="0798852F"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Health Claim (avg)</w:t>
            </w:r>
          </w:p>
        </w:tc>
        <w:tc>
          <w:tcPr>
            <w:tcW w:w="2338" w:type="dxa"/>
          </w:tcPr>
          <w:p w14:paraId="013A01F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 Health Claim (avg)</w:t>
            </w:r>
          </w:p>
        </w:tc>
        <w:tc>
          <w:tcPr>
            <w:tcW w:w="2338" w:type="dxa"/>
          </w:tcPr>
          <w:p w14:paraId="296B1D4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Difference</w:t>
            </w:r>
          </w:p>
        </w:tc>
      </w:tr>
      <w:tr w:rsidR="000A14E6" w:rsidRPr="00051493" w14:paraId="6A38A22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B80827"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Fat (g per 100g)</w:t>
            </w:r>
          </w:p>
        </w:tc>
        <w:tc>
          <w:tcPr>
            <w:tcW w:w="2337" w:type="dxa"/>
          </w:tcPr>
          <w:p w14:paraId="3F1DB22C"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14.84</w:t>
            </w:r>
          </w:p>
        </w:tc>
        <w:tc>
          <w:tcPr>
            <w:tcW w:w="2338" w:type="dxa"/>
          </w:tcPr>
          <w:p w14:paraId="714916A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13.72</w:t>
            </w:r>
          </w:p>
        </w:tc>
        <w:tc>
          <w:tcPr>
            <w:tcW w:w="2338" w:type="dxa"/>
          </w:tcPr>
          <w:p w14:paraId="1BF6E840"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+1.12</w:t>
            </w:r>
          </w:p>
        </w:tc>
      </w:tr>
      <w:tr w:rsidR="000A14E6" w:rsidRPr="00051493" w14:paraId="763239EC" w14:textId="77777777" w:rsidTr="008F2411">
        <w:tc>
          <w:tcPr>
            <w:cnfStyle w:val="001000000000" w:firstRow="0" w:lastRow="0" w:firstColumn="1" w:lastColumn="0" w:oddVBand="0" w:evenVBand="0" w:oddHBand="0" w:evenHBand="0" w:firstRowFirstColumn="0" w:firstRowLastColumn="0" w:lastRowFirstColumn="0" w:lastRowLastColumn="0"/>
            <w:tcW w:w="2337" w:type="dxa"/>
          </w:tcPr>
          <w:p w14:paraId="19B1E09B" w14:textId="77777777" w:rsidR="000A14E6" w:rsidRPr="007126F0" w:rsidRDefault="000A14E6" w:rsidP="008F2411">
            <w:pPr>
              <w:spacing w:line="360" w:lineRule="auto"/>
              <w:jc w:val="center"/>
              <w:rPr>
                <w:rFonts w:ascii="Times New Roman" w:hAnsi="Times New Roman" w:cs="Times New Roman"/>
                <w:b w:val="0"/>
                <w:bCs w:val="0"/>
                <w:lang w:val="it-IT"/>
                <w:rPrChange w:id="2" w:author="Carter, Nathan" w:date="2026-04-25T17:30:00Z" w16du:dateUtc="2026-04-25T21:30:00Z">
                  <w:rPr>
                    <w:rFonts w:ascii="Times New Roman" w:hAnsi="Times New Roman" w:cs="Times New Roman"/>
                  </w:rPr>
                </w:rPrChange>
              </w:rPr>
            </w:pPr>
            <w:r w:rsidRPr="00051493">
              <w:rPr>
                <w:rFonts w:ascii="Times New Roman" w:hAnsi="Times New Roman" w:cs="Times New Roman"/>
                <w:lang w:val="it-IT"/>
              </w:rPr>
              <w:t xml:space="preserve">Sugar </w:t>
            </w:r>
            <w:r>
              <w:rPr>
                <w:rFonts w:ascii="Times New Roman" w:hAnsi="Times New Roman" w:cs="Times New Roman"/>
                <w:lang w:val="it-IT"/>
              </w:rPr>
              <w:t>(</w:t>
            </w:r>
            <w:r w:rsidRPr="00051493">
              <w:rPr>
                <w:rFonts w:ascii="Times New Roman" w:hAnsi="Times New Roman" w:cs="Times New Roman"/>
                <w:lang w:val="it-IT"/>
              </w:rPr>
              <w:t>g per 100g)</w:t>
            </w:r>
          </w:p>
        </w:tc>
        <w:tc>
          <w:tcPr>
            <w:tcW w:w="2337" w:type="dxa"/>
          </w:tcPr>
          <w:p w14:paraId="58024863"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13.28</w:t>
            </w:r>
          </w:p>
        </w:tc>
        <w:tc>
          <w:tcPr>
            <w:tcW w:w="2338" w:type="dxa"/>
          </w:tcPr>
          <w:p w14:paraId="6A9FF300"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15.88</w:t>
            </w:r>
          </w:p>
        </w:tc>
        <w:tc>
          <w:tcPr>
            <w:tcW w:w="2338" w:type="dxa"/>
          </w:tcPr>
          <w:p w14:paraId="153A3C91"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-2.60</w:t>
            </w:r>
          </w:p>
        </w:tc>
      </w:tr>
      <w:tr w:rsidR="000A14E6" w:rsidRPr="00051493" w14:paraId="3272607C"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FE51C39"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Protein (g per 100g)</w:t>
            </w:r>
          </w:p>
        </w:tc>
        <w:tc>
          <w:tcPr>
            <w:tcW w:w="2337" w:type="dxa"/>
          </w:tcPr>
          <w:p w14:paraId="1378C2E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6.75</w:t>
            </w:r>
          </w:p>
        </w:tc>
        <w:tc>
          <w:tcPr>
            <w:tcW w:w="2338" w:type="dxa"/>
          </w:tcPr>
          <w:p w14:paraId="1AD9C5B4"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6.74</w:t>
            </w:r>
          </w:p>
        </w:tc>
        <w:tc>
          <w:tcPr>
            <w:tcW w:w="2338" w:type="dxa"/>
          </w:tcPr>
          <w:p w14:paraId="2F823D31"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-0.01</w:t>
            </w:r>
          </w:p>
        </w:tc>
      </w:tr>
      <w:tr w:rsidR="000A14E6" w:rsidRPr="00051493" w14:paraId="5A6AB189" w14:textId="77777777" w:rsidTr="008F2411">
        <w:tc>
          <w:tcPr>
            <w:cnfStyle w:val="001000000000" w:firstRow="0" w:lastRow="0" w:firstColumn="1" w:lastColumn="0" w:oddVBand="0" w:evenVBand="0" w:oddHBand="0" w:evenHBand="0" w:firstRowFirstColumn="0" w:firstRowLastColumn="0" w:lastRowFirstColumn="0" w:lastRowLastColumn="0"/>
            <w:tcW w:w="2337" w:type="dxa"/>
          </w:tcPr>
          <w:p w14:paraId="68EC4D29"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Energy (</w:t>
            </w:r>
            <w:r>
              <w:rPr>
                <w:rFonts w:ascii="Times New Roman" w:hAnsi="Times New Roman" w:cs="Times New Roman"/>
              </w:rPr>
              <w:t>kcal</w:t>
            </w:r>
            <w:r w:rsidRPr="00051493">
              <w:rPr>
                <w:rFonts w:ascii="Times New Roman" w:hAnsi="Times New Roman" w:cs="Times New Roman"/>
              </w:rPr>
              <w:t xml:space="preserve"> per 100g)</w:t>
            </w:r>
          </w:p>
        </w:tc>
        <w:tc>
          <w:tcPr>
            <w:tcW w:w="2337" w:type="dxa"/>
          </w:tcPr>
          <w:p w14:paraId="4C590F1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305.82</w:t>
            </w:r>
          </w:p>
        </w:tc>
        <w:tc>
          <w:tcPr>
            <w:tcW w:w="2338" w:type="dxa"/>
          </w:tcPr>
          <w:p w14:paraId="0FA5909F"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287.81</w:t>
            </w:r>
          </w:p>
        </w:tc>
        <w:tc>
          <w:tcPr>
            <w:tcW w:w="2338" w:type="dxa"/>
          </w:tcPr>
          <w:p w14:paraId="5DA9E95E"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+18.01</w:t>
            </w:r>
          </w:p>
        </w:tc>
      </w:tr>
      <w:tr w:rsidR="000A14E6" w:rsidRPr="00051493" w14:paraId="18994295"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29AE4F"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Sodium (g per 100g)</w:t>
            </w:r>
          </w:p>
        </w:tc>
        <w:tc>
          <w:tcPr>
            <w:tcW w:w="2337" w:type="dxa"/>
          </w:tcPr>
          <w:p w14:paraId="3C10E8DD"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369.43</w:t>
            </w:r>
          </w:p>
        </w:tc>
        <w:tc>
          <w:tcPr>
            <w:tcW w:w="2338" w:type="dxa"/>
          </w:tcPr>
          <w:p w14:paraId="6FC229C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604.59</w:t>
            </w:r>
          </w:p>
        </w:tc>
        <w:tc>
          <w:tcPr>
            <w:tcW w:w="2338" w:type="dxa"/>
          </w:tcPr>
          <w:p w14:paraId="06CA43D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-235.16</w:t>
            </w:r>
          </w:p>
        </w:tc>
      </w:tr>
    </w:tbl>
    <w:p w14:paraId="4A9C1FCD" w14:textId="77777777" w:rsidR="000A14E6" w:rsidRDefault="000A14E6" w:rsidP="000A14E6">
      <w:pPr>
        <w:spacing w:line="360" w:lineRule="auto"/>
        <w:rPr>
          <w:rFonts w:ascii="Times New Roman" w:hAnsi="Times New Roman" w:cs="Times New Roman"/>
          <w:color w:val="D86DCB" w:themeColor="accent5" w:themeTint="99"/>
          <w:sz w:val="28"/>
          <w:szCs w:val="28"/>
        </w:rPr>
      </w:pPr>
    </w:p>
    <w:p w14:paraId="627CD4DC" w14:textId="77777777" w:rsidR="000A14E6" w:rsidRPr="00A641F6" w:rsidRDefault="000A14E6" w:rsidP="000A14E6">
      <w:pPr>
        <w:spacing w:line="360" w:lineRule="auto"/>
        <w:rPr>
          <w:rFonts w:ascii="Times New Roman" w:hAnsi="Times New Roman" w:cs="Times New Roman"/>
          <w:color w:val="0D0D0D" w:themeColor="text1" w:themeTint="F2"/>
          <w:sz w:val="28"/>
          <w:szCs w:val="28"/>
        </w:rPr>
      </w:pPr>
      <w:r w:rsidRPr="00A641F6">
        <w:rPr>
          <w:rFonts w:ascii="Times New Roman" w:hAnsi="Times New Roman" w:cs="Times New Roman"/>
          <w:color w:val="0D0D0D" w:themeColor="text1" w:themeTint="F2"/>
          <w:sz w:val="28"/>
          <w:szCs w:val="28"/>
          <w:highlight w:val="yellow"/>
        </w:rPr>
        <w:t>**Energy = Calories** Noted as Energy because that is the metric used in the official database. **</w:t>
      </w:r>
    </w:p>
    <w:p w14:paraId="69FEF082"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Statistical Testing</w:t>
      </w:r>
    </w:p>
    <w:p w14:paraId="745D9D57"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To formally determine whether the differences above were meaningful or simply due to chance. The t-test was applied to each nutrient as an independent sample. This test is useful when </w:t>
      </w:r>
      <w:r w:rsidRPr="00051493">
        <w:rPr>
          <w:rFonts w:ascii="Times New Roman" w:hAnsi="Times New Roman" w:cs="Times New Roman"/>
        </w:rPr>
        <w:lastRenderedPageBreak/>
        <w:t xml:space="preserve">comparing groups of unequal sizes thus it felt like the best fit. A result is considered statistically significant if the p-value falls below 0.05. Simply put this means there is less than 5% chance the difference occurred by chance. </w:t>
      </w:r>
    </w:p>
    <w:tbl>
      <w:tblPr>
        <w:tblStyle w:val="GridTable4-Accent5"/>
        <w:tblW w:w="0" w:type="auto"/>
        <w:tblLook w:val="04A0" w:firstRow="1" w:lastRow="0" w:firstColumn="1" w:lastColumn="0" w:noHBand="0" w:noVBand="1"/>
      </w:tblPr>
      <w:tblGrid>
        <w:gridCol w:w="3116"/>
        <w:gridCol w:w="3117"/>
        <w:gridCol w:w="3117"/>
      </w:tblGrid>
      <w:tr w:rsidR="000A14E6" w:rsidRPr="00051493" w14:paraId="43F53010"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6A04F2"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Nutrient</w:t>
            </w:r>
          </w:p>
        </w:tc>
        <w:tc>
          <w:tcPr>
            <w:tcW w:w="3117" w:type="dxa"/>
          </w:tcPr>
          <w:p w14:paraId="6C4C98F2"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p-value</w:t>
            </w:r>
          </w:p>
        </w:tc>
        <w:tc>
          <w:tcPr>
            <w:tcW w:w="3117" w:type="dxa"/>
          </w:tcPr>
          <w:p w14:paraId="51945E5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Significant?</w:t>
            </w:r>
          </w:p>
        </w:tc>
      </w:tr>
      <w:tr w:rsidR="000A14E6" w:rsidRPr="00051493" w14:paraId="3008D1A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41AF94"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Fat</w:t>
            </w:r>
          </w:p>
        </w:tc>
        <w:tc>
          <w:tcPr>
            <w:tcW w:w="3117" w:type="dxa"/>
          </w:tcPr>
          <w:p w14:paraId="62F98B78"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0.5680</w:t>
            </w:r>
          </w:p>
        </w:tc>
        <w:tc>
          <w:tcPr>
            <w:tcW w:w="3117" w:type="dxa"/>
          </w:tcPr>
          <w:p w14:paraId="1A68581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5BF8722E"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5D600FAB"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Sugar</w:t>
            </w:r>
          </w:p>
        </w:tc>
        <w:tc>
          <w:tcPr>
            <w:tcW w:w="3117" w:type="dxa"/>
          </w:tcPr>
          <w:p w14:paraId="4945F3B4"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0.1591</w:t>
            </w:r>
          </w:p>
        </w:tc>
        <w:tc>
          <w:tcPr>
            <w:tcW w:w="3117" w:type="dxa"/>
          </w:tcPr>
          <w:p w14:paraId="1BA31F67"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0D489A2C"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13EA7"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Protein</w:t>
            </w:r>
          </w:p>
        </w:tc>
        <w:tc>
          <w:tcPr>
            <w:tcW w:w="3117" w:type="dxa"/>
          </w:tcPr>
          <w:p w14:paraId="130D74BF"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0.9898</w:t>
            </w:r>
          </w:p>
        </w:tc>
        <w:tc>
          <w:tcPr>
            <w:tcW w:w="3117" w:type="dxa"/>
          </w:tcPr>
          <w:p w14:paraId="06448255"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1E5C484A"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354F52AA"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Energy</w:t>
            </w:r>
          </w:p>
        </w:tc>
        <w:tc>
          <w:tcPr>
            <w:tcW w:w="3117" w:type="dxa"/>
          </w:tcPr>
          <w:p w14:paraId="3F2324F1"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0.3564</w:t>
            </w:r>
          </w:p>
        </w:tc>
        <w:tc>
          <w:tcPr>
            <w:tcW w:w="3117" w:type="dxa"/>
          </w:tcPr>
          <w:p w14:paraId="424CFB95"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48BBCB53"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4E0B75"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Sodium</w:t>
            </w:r>
          </w:p>
        </w:tc>
        <w:tc>
          <w:tcPr>
            <w:tcW w:w="3117" w:type="dxa"/>
          </w:tcPr>
          <w:p w14:paraId="2E1A79C5"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0.0076</w:t>
            </w:r>
          </w:p>
        </w:tc>
        <w:tc>
          <w:tcPr>
            <w:tcW w:w="3117" w:type="dxa"/>
          </w:tcPr>
          <w:p w14:paraId="48BE547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Yes</w:t>
            </w:r>
          </w:p>
        </w:tc>
      </w:tr>
    </w:tbl>
    <w:p w14:paraId="6774046B" w14:textId="77777777" w:rsidR="000A14E6" w:rsidRPr="00051493" w:rsidRDefault="000A14E6" w:rsidP="000A14E6">
      <w:pPr>
        <w:spacing w:line="360" w:lineRule="auto"/>
        <w:rPr>
          <w:rFonts w:ascii="Times New Roman" w:hAnsi="Times New Roman" w:cs="Times New Roman"/>
        </w:rPr>
      </w:pPr>
    </w:p>
    <w:p w14:paraId="68DA71D5" w14:textId="77777777" w:rsidR="000A14E6"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only statistically significant nutrient is sodium. This shows that products with health claims had a meaningfully lower sodium level. The remaining four nutrients showed no significant differences, which means there are no meaningful differences in fat, sugar, protein, or energy</w:t>
      </w:r>
      <w:r>
        <w:rPr>
          <w:rFonts w:ascii="Times New Roman" w:hAnsi="Times New Roman" w:cs="Times New Roman"/>
        </w:rPr>
        <w:t xml:space="preserve"> between products with and without health claims. </w:t>
      </w:r>
    </w:p>
    <w:p w14:paraId="1F4DE6FA"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Per-Label Analysis</w:t>
      </w:r>
    </w:p>
    <w:p w14:paraId="0AA2BC32"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ab/>
        <w:t>Grouping all health claim labels into a single category can hide differences between individual labels and nutrients. To investigate this further separate t-tests were run for all seven labels tested above, Organic, gluten-free, vegan, vegetarian, no preservatives, no GMOs, and natural. These labels will be compared against labeled and unlabeled products.</w:t>
      </w:r>
    </w:p>
    <w:p w14:paraId="201A868F"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ab/>
        <w:t xml:space="preserve">Sodium reduction was consistent with the above findings and appeared statistically significant for organic(p=0.0001), gluten-free(p=0.0285), vegan(p=0.0006), vegetarian(p=0.0045), no GMOs(p=0.0163), and natural(p=0.0482). Which was six out of seven labels tested. Sugar was significantly lower for no preservatives (p=0.0005) and natural products(p=0.0017). This makes sense because preservatives and artificial flavorings often accompany added sugars. Higher energy/calories (p=0.0277) were associated with gluten-free products. This also makes sense because added fats are compensating for the removed gluten. Vegetarian products had significantly lower fat (p=0.0340). However, these results should be interpreted cautiously due to the small sample size of 8 products. Vegan products showed no significant fat difference (p=0.9995), this may show the use of plant-based oils in processed </w:t>
      </w:r>
      <w:r>
        <w:rPr>
          <w:rFonts w:ascii="Times New Roman" w:hAnsi="Times New Roman" w:cs="Times New Roman"/>
        </w:rPr>
        <w:lastRenderedPageBreak/>
        <w:t xml:space="preserve">vegan foods. Protein showed no label significance at all which means there was no meaningful difference between unlabeled and labeled protein foods. </w:t>
      </w:r>
    </w:p>
    <w:tbl>
      <w:tblPr>
        <w:tblStyle w:val="GridTable4-Accent5"/>
        <w:tblW w:w="0" w:type="auto"/>
        <w:tblLook w:val="04A0" w:firstRow="1" w:lastRow="0" w:firstColumn="1" w:lastColumn="0" w:noHBand="0" w:noVBand="1"/>
      </w:tblPr>
      <w:tblGrid>
        <w:gridCol w:w="1586"/>
        <w:gridCol w:w="1313"/>
        <w:gridCol w:w="1272"/>
        <w:gridCol w:w="1283"/>
        <w:gridCol w:w="1298"/>
        <w:gridCol w:w="1297"/>
        <w:gridCol w:w="1301"/>
      </w:tblGrid>
      <w:tr w:rsidR="000A14E6" w14:paraId="4AC804CE"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4A8DEDC"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Label</w:t>
            </w:r>
          </w:p>
        </w:tc>
        <w:tc>
          <w:tcPr>
            <w:tcW w:w="1335" w:type="dxa"/>
          </w:tcPr>
          <w:p w14:paraId="4D7A7FA1"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 of products</w:t>
            </w:r>
          </w:p>
        </w:tc>
        <w:tc>
          <w:tcPr>
            <w:tcW w:w="1336" w:type="dxa"/>
          </w:tcPr>
          <w:p w14:paraId="6F7F17EE"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Fat</w:t>
            </w:r>
          </w:p>
        </w:tc>
        <w:tc>
          <w:tcPr>
            <w:tcW w:w="1336" w:type="dxa"/>
          </w:tcPr>
          <w:p w14:paraId="79C5FA7F"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Sugar</w:t>
            </w:r>
          </w:p>
        </w:tc>
        <w:tc>
          <w:tcPr>
            <w:tcW w:w="1336" w:type="dxa"/>
          </w:tcPr>
          <w:p w14:paraId="3B27CFDA"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Protein</w:t>
            </w:r>
          </w:p>
        </w:tc>
        <w:tc>
          <w:tcPr>
            <w:tcW w:w="1336" w:type="dxa"/>
          </w:tcPr>
          <w:p w14:paraId="015D9F76"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Energy</w:t>
            </w:r>
          </w:p>
        </w:tc>
        <w:tc>
          <w:tcPr>
            <w:tcW w:w="1336" w:type="dxa"/>
          </w:tcPr>
          <w:p w14:paraId="7FBB2D5B"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Sodium</w:t>
            </w:r>
          </w:p>
        </w:tc>
      </w:tr>
      <w:tr w:rsidR="000A14E6" w14:paraId="5F9C806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66D24E1"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Organic</w:t>
            </w:r>
          </w:p>
        </w:tc>
        <w:tc>
          <w:tcPr>
            <w:tcW w:w="1335" w:type="dxa"/>
          </w:tcPr>
          <w:p w14:paraId="542CC7F8"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61</w:t>
            </w:r>
          </w:p>
        </w:tc>
        <w:tc>
          <w:tcPr>
            <w:tcW w:w="1336" w:type="dxa"/>
          </w:tcPr>
          <w:p w14:paraId="5500553A"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8D26DA3"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BC4B858"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14E0CF4E"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F7D93D1"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789C796C" wp14:editId="25EB20C4">
                  <wp:extent cx="316871" cy="316871"/>
                  <wp:effectExtent l="0" t="0" r="6985" b="6985"/>
                  <wp:docPr id="14386802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0ADAEF1E"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11F6FA90"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Gluten-free</w:t>
            </w:r>
          </w:p>
        </w:tc>
        <w:tc>
          <w:tcPr>
            <w:tcW w:w="1335" w:type="dxa"/>
          </w:tcPr>
          <w:p w14:paraId="4AF7258D"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45</w:t>
            </w:r>
          </w:p>
        </w:tc>
        <w:tc>
          <w:tcPr>
            <w:tcW w:w="1336" w:type="dxa"/>
          </w:tcPr>
          <w:p w14:paraId="066877C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70C6DF4F"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1871BC62"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5E54B79E"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854D4D9" wp14:editId="797653E8">
                  <wp:extent cx="316871" cy="316871"/>
                  <wp:effectExtent l="0" t="0" r="6985" b="6985"/>
                  <wp:docPr id="129272676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7315153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B7DEBA2" wp14:editId="38C58589">
                  <wp:extent cx="316871" cy="316871"/>
                  <wp:effectExtent l="0" t="0" r="6985" b="6985"/>
                  <wp:docPr id="135005830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75FD3D07"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C13FE2F"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Vegan</w:t>
            </w:r>
          </w:p>
        </w:tc>
        <w:tc>
          <w:tcPr>
            <w:tcW w:w="1335" w:type="dxa"/>
          </w:tcPr>
          <w:p w14:paraId="760B11F6"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w:t>
            </w:r>
          </w:p>
        </w:tc>
        <w:tc>
          <w:tcPr>
            <w:tcW w:w="1336" w:type="dxa"/>
          </w:tcPr>
          <w:p w14:paraId="21BCEFB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6846431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6A886E8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F04C1C1"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4489CFF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0CA0B0E3" wp14:editId="0BAEBF52">
                  <wp:extent cx="316871" cy="316871"/>
                  <wp:effectExtent l="0" t="0" r="6985" b="6985"/>
                  <wp:docPr id="17131979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5F75F189"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0F1B3C1E"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Vegetarian</w:t>
            </w:r>
          </w:p>
        </w:tc>
        <w:tc>
          <w:tcPr>
            <w:tcW w:w="1335" w:type="dxa"/>
          </w:tcPr>
          <w:p w14:paraId="22DE071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1336" w:type="dxa"/>
          </w:tcPr>
          <w:p w14:paraId="3AC1EB8C"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9EE71DF" wp14:editId="5B9363FB">
                  <wp:extent cx="316871" cy="316871"/>
                  <wp:effectExtent l="0" t="0" r="6985" b="6985"/>
                  <wp:docPr id="12587482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3C76219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1AF28B00"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65CB31E0"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3F454507"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06F8A92" wp14:editId="1223DC95">
                  <wp:extent cx="316871" cy="316871"/>
                  <wp:effectExtent l="0" t="0" r="6985" b="6985"/>
                  <wp:docPr id="165671714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72BA04F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AC0065C"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No Preservatives</w:t>
            </w:r>
          </w:p>
        </w:tc>
        <w:tc>
          <w:tcPr>
            <w:tcW w:w="1335" w:type="dxa"/>
          </w:tcPr>
          <w:p w14:paraId="43C0DF59"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w:t>
            </w:r>
          </w:p>
        </w:tc>
        <w:tc>
          <w:tcPr>
            <w:tcW w:w="1336" w:type="dxa"/>
          </w:tcPr>
          <w:p w14:paraId="594530B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4E6A14EC"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04D1F5EE" wp14:editId="05D46EFA">
                  <wp:extent cx="316871" cy="316871"/>
                  <wp:effectExtent l="0" t="0" r="6985" b="6985"/>
                  <wp:docPr id="2463535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56B19007"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74EF44C4"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1A2E067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A14E6" w14:paraId="4C41FC51"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655DC22F"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No GMOs</w:t>
            </w:r>
          </w:p>
        </w:tc>
        <w:tc>
          <w:tcPr>
            <w:tcW w:w="1335" w:type="dxa"/>
          </w:tcPr>
          <w:p w14:paraId="58EF7D7C"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c>
          <w:tcPr>
            <w:tcW w:w="1336" w:type="dxa"/>
          </w:tcPr>
          <w:p w14:paraId="76ADD3E9"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05A797FF"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097EB8FA"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5D8B1028"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3AF7B75B"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1B2132F" wp14:editId="6796CBE9">
                  <wp:extent cx="316871" cy="316871"/>
                  <wp:effectExtent l="0" t="0" r="6985" b="6985"/>
                  <wp:docPr id="17380261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2159FBE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799C99"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Natural</w:t>
            </w:r>
          </w:p>
        </w:tc>
        <w:tc>
          <w:tcPr>
            <w:tcW w:w="1335" w:type="dxa"/>
          </w:tcPr>
          <w:p w14:paraId="4679660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336" w:type="dxa"/>
          </w:tcPr>
          <w:p w14:paraId="3A4B3F0E"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73BEDE3D"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1F19A1AF" wp14:editId="355C699A">
                  <wp:extent cx="316871" cy="316871"/>
                  <wp:effectExtent l="0" t="0" r="6985" b="6985"/>
                  <wp:docPr id="15760030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7C60C869"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27F566E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C7937A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354C072C" wp14:editId="40BBEEBD">
                  <wp:extent cx="316871" cy="316871"/>
                  <wp:effectExtent l="0" t="0" r="6985" b="6985"/>
                  <wp:docPr id="43319437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bl>
    <w:p w14:paraId="1421CA20" w14:textId="77777777" w:rsidR="000A14E6" w:rsidRDefault="000A14E6" w:rsidP="000A14E6">
      <w:pPr>
        <w:spacing w:line="360" w:lineRule="auto"/>
        <w:rPr>
          <w:rFonts w:ascii="Times New Roman" w:hAnsi="Times New Roman" w:cs="Times New Roman"/>
        </w:rPr>
      </w:pPr>
    </w:p>
    <w:p w14:paraId="6F53F51B" w14:textId="77777777" w:rsidR="000A14E6" w:rsidRPr="00051493" w:rsidRDefault="000A14E6" w:rsidP="000A14E6">
      <w:pPr>
        <w:spacing w:line="360" w:lineRule="auto"/>
        <w:rPr>
          <w:rFonts w:ascii="Times New Roman" w:hAnsi="Times New Roman" w:cs="Times New Roman"/>
        </w:rPr>
      </w:pPr>
      <w:r w:rsidRPr="00817D5A">
        <w:rPr>
          <w:rFonts w:ascii="Times New Roman" w:hAnsi="Times New Roman" w:cs="Times New Roman"/>
          <w:noProof/>
          <w:highlight w:val="yellow"/>
        </w:rPr>
        <w:drawing>
          <wp:inline distT="0" distB="0" distL="0" distR="0" wp14:anchorId="04C294A4" wp14:editId="37CD1219">
            <wp:extent cx="199176" cy="199176"/>
            <wp:effectExtent l="0" t="0" r="0" b="0"/>
            <wp:docPr id="3086475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04223" cy="204223"/>
                    </a:xfrm>
                    <a:prstGeom prst="rect">
                      <a:avLst/>
                    </a:prstGeom>
                  </pic:spPr>
                </pic:pic>
              </a:graphicData>
            </a:graphic>
          </wp:inline>
        </w:drawing>
      </w:r>
      <w:r w:rsidRPr="00817D5A">
        <w:rPr>
          <w:rFonts w:ascii="Times New Roman" w:hAnsi="Times New Roman" w:cs="Times New Roman"/>
          <w:highlight w:val="yellow"/>
        </w:rPr>
        <w:t xml:space="preserve"> </w:t>
      </w:r>
      <w:r w:rsidRPr="00817D5A">
        <w:rPr>
          <w:rFonts w:ascii="Times New Roman" w:hAnsi="Times New Roman" w:cs="Times New Roman"/>
          <w:sz w:val="28"/>
          <w:szCs w:val="28"/>
          <w:highlight w:val="yellow"/>
        </w:rPr>
        <w:t>= significant (p &lt; 0.05)</w:t>
      </w:r>
    </w:p>
    <w:p w14:paraId="02EEF197" w14:textId="77777777" w:rsidR="000A14E6"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Conclusion</w:t>
      </w:r>
    </w:p>
    <w:p w14:paraId="23B6ED2C" w14:textId="77777777" w:rsidR="000A14E6" w:rsidRPr="000C0510" w:rsidRDefault="000A14E6" w:rsidP="000A14E6">
      <w:pPr>
        <w:spacing w:line="360" w:lineRule="auto"/>
        <w:rPr>
          <w:rFonts w:ascii="Times New Roman" w:hAnsi="Times New Roman" w:cs="Times New Roman"/>
          <w:color w:val="501549" w:themeColor="accent5" w:themeShade="80"/>
          <w:sz w:val="32"/>
          <w:szCs w:val="32"/>
        </w:rPr>
      </w:pPr>
      <w:r w:rsidRPr="000C0510">
        <w:rPr>
          <w:rFonts w:ascii="Times New Roman" w:hAnsi="Times New Roman" w:cs="Times New Roman"/>
        </w:rPr>
        <w:t xml:space="preserve">The final merged and cleaned dataset from Open Food Facts and USDA </w:t>
      </w:r>
      <w:proofErr w:type="spellStart"/>
      <w:r w:rsidRPr="000C0510">
        <w:rPr>
          <w:rFonts w:ascii="Times New Roman" w:hAnsi="Times New Roman" w:cs="Times New Roman"/>
        </w:rPr>
        <w:t>FoodData</w:t>
      </w:r>
      <w:proofErr w:type="spellEnd"/>
      <w:r w:rsidRPr="000C0510">
        <w:rPr>
          <w:rFonts w:ascii="Times New Roman" w:hAnsi="Times New Roman" w:cs="Times New Roman"/>
        </w:rPr>
        <w:t xml:space="preserve"> Central contained 924 products, 128 of which carried at least one health claim label. The analysis found sodium to be the only nutrient with a statistically significant difference. Showing a p-value of 0.0076 and averaging 369mg for health claims vs 605mg for no health claims per 100g.</w:t>
      </w:r>
    </w:p>
    <w:p w14:paraId="3BB5771F" w14:textId="77777777" w:rsidR="000A14E6" w:rsidRPr="000C0510" w:rsidRDefault="000A14E6" w:rsidP="000A14E6">
      <w:pPr>
        <w:spacing w:line="360" w:lineRule="auto"/>
        <w:rPr>
          <w:rFonts w:ascii="Times New Roman" w:hAnsi="Times New Roman" w:cs="Times New Roman"/>
        </w:rPr>
      </w:pPr>
      <w:r w:rsidRPr="000C0510">
        <w:rPr>
          <w:rFonts w:ascii="Times New Roman" w:hAnsi="Times New Roman" w:cs="Times New Roman"/>
        </w:rPr>
        <w:t xml:space="preserve">The per-label analysis dove deeper and found sodium was significantly lower for organic, gluten-free, vegan, vegetarian, no GMOs, and natural. Which were </w:t>
      </w:r>
      <w:r>
        <w:rPr>
          <w:rFonts w:ascii="Times New Roman" w:hAnsi="Times New Roman" w:cs="Times New Roman"/>
        </w:rPr>
        <w:t>six out of seven</w:t>
      </w:r>
      <w:r w:rsidRPr="000C0510">
        <w:rPr>
          <w:rFonts w:ascii="Times New Roman" w:hAnsi="Times New Roman" w:cs="Times New Roman"/>
        </w:rPr>
        <w:t xml:space="preserve"> labels tested in this analysis. Gluten-free products showed higher energy, </w:t>
      </w:r>
      <w:proofErr w:type="gramStart"/>
      <w:r w:rsidRPr="000C0510">
        <w:rPr>
          <w:rFonts w:ascii="Times New Roman" w:hAnsi="Times New Roman" w:cs="Times New Roman"/>
        </w:rPr>
        <w:t>vegetarian</w:t>
      </w:r>
      <w:proofErr w:type="gramEnd"/>
      <w:r w:rsidRPr="000C0510">
        <w:rPr>
          <w:rFonts w:ascii="Times New Roman" w:hAnsi="Times New Roman" w:cs="Times New Roman"/>
        </w:rPr>
        <w:t xml:space="preserve"> had lower fat, no preservatives and natural both had lower sugar, and no label was significant for protein. </w:t>
      </w:r>
    </w:p>
    <w:p w14:paraId="3BA7AB57" w14:textId="77777777" w:rsidR="000A14E6" w:rsidRPr="000C0510" w:rsidRDefault="000A14E6" w:rsidP="000A14E6">
      <w:pPr>
        <w:spacing w:line="360" w:lineRule="auto"/>
        <w:rPr>
          <w:rFonts w:ascii="Times New Roman" w:hAnsi="Times New Roman" w:cs="Times New Roman"/>
        </w:rPr>
      </w:pPr>
      <w:r w:rsidRPr="000C0510">
        <w:rPr>
          <w:rFonts w:ascii="Times New Roman" w:hAnsi="Times New Roman" w:cs="Times New Roman"/>
        </w:rPr>
        <w:lastRenderedPageBreak/>
        <w:t xml:space="preserve">A label is meaningful based on which label it is and which nutrient you care about. Consumers looking to reduce sodium will find that most health-claimed products will deliver results. However, for other nutrients, reading the full nutrition label remains the most reliable. </w:t>
      </w:r>
    </w:p>
    <w:p w14:paraId="2A650299" w14:textId="77777777" w:rsidR="000A14E6" w:rsidRPr="00051493" w:rsidRDefault="000A14E6" w:rsidP="000A14E6">
      <w:pPr>
        <w:spacing w:line="360" w:lineRule="auto"/>
        <w:rPr>
          <w:rFonts w:ascii="Times New Roman" w:hAnsi="Times New Roman" w:cs="Times New Roman"/>
          <w:sz w:val="32"/>
          <w:szCs w:val="32"/>
        </w:rPr>
      </w:pPr>
    </w:p>
    <w:p w14:paraId="002160D5"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Limitations</w:t>
      </w:r>
    </w:p>
    <w:p w14:paraId="1B8C762A"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1. The per-label sample sizes for some labels were small. Vegetarian had only 8 products and natural had only 5 which means due to small sample size results should be interpreted cautiously.</w:t>
      </w:r>
    </w:p>
    <w:p w14:paraId="769DF83B"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2. Only 128 out of 924 products from the merged dataset carried any health claim labels, which is roughly 14%. While it is sufficient for the T-test, larger sample sizes per label would produce more reliable per-label results.</w:t>
      </w:r>
    </w:p>
    <w:p w14:paraId="2548E8E5"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xml:space="preserve"> 3. The merged dataset only represents 57.1% of the original Open Food Facts products because of barcode mismatches. This means matched products may not fully represent all packaged foods on the market. </w:t>
      </w:r>
    </w:p>
    <w:p w14:paraId="791B5D99"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xml:space="preserve"> 4. An extreme outlier of 40,000mg in the no-claim sodium group inflated the variance. However, the t-test is designed to handle unequal variances between groups. </w:t>
      </w:r>
    </w:p>
    <w:p w14:paraId="29E2B091" w14:textId="77777777" w:rsidR="000A14E6" w:rsidRPr="00BD284D" w:rsidRDefault="000A14E6" w:rsidP="000A14E6">
      <w:pPr>
        <w:spacing w:line="360" w:lineRule="auto"/>
        <w:ind w:left="360"/>
        <w:rPr>
          <w:rFonts w:ascii="Times New Roman" w:hAnsi="Times New Roman" w:cs="Times New Roman"/>
        </w:rPr>
      </w:pPr>
    </w:p>
    <w:p w14:paraId="48D266F5" w14:textId="765B837C" w:rsidR="000B66F8" w:rsidRPr="000A14E6" w:rsidRDefault="000B66F8" w:rsidP="000A14E6"/>
    <w:sectPr w:rsidR="000B66F8" w:rsidRPr="000A14E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BAB1" w14:textId="77777777" w:rsidR="00764ECF" w:rsidRDefault="00764ECF" w:rsidP="005C2814">
      <w:pPr>
        <w:spacing w:after="0" w:line="240" w:lineRule="auto"/>
      </w:pPr>
      <w:r>
        <w:separator/>
      </w:r>
    </w:p>
  </w:endnote>
  <w:endnote w:type="continuationSeparator" w:id="0">
    <w:p w14:paraId="1E8BF020" w14:textId="77777777" w:rsidR="00764ECF" w:rsidRDefault="00764ECF" w:rsidP="005C2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AA6C" w14:textId="77777777" w:rsidR="00764ECF" w:rsidRDefault="00764ECF" w:rsidP="005C2814">
      <w:pPr>
        <w:spacing w:after="0" w:line="240" w:lineRule="auto"/>
      </w:pPr>
      <w:r>
        <w:separator/>
      </w:r>
    </w:p>
  </w:footnote>
  <w:footnote w:type="continuationSeparator" w:id="0">
    <w:p w14:paraId="15123293" w14:textId="77777777" w:rsidR="00764ECF" w:rsidRDefault="00764ECF" w:rsidP="005C2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316C" w14:textId="0C1167F5" w:rsidR="003068B2" w:rsidRDefault="00000000">
    <w:pPr>
      <w:pStyle w:val="Header"/>
      <w:tabs>
        <w:tab w:val="clear" w:pos="4680"/>
        <w:tab w:val="clear" w:pos="9360"/>
      </w:tabs>
      <w:jc w:val="right"/>
      <w:rPr>
        <w:color w:val="7F7F7F" w:themeColor="text1" w:themeTint="80"/>
      </w:rPr>
    </w:pPr>
    <w:sdt>
      <w:sdtPr>
        <w:rPr>
          <w:color w:val="7F7F7F" w:themeColor="text1" w:themeTint="80"/>
        </w:rPr>
        <w:alias w:val="Title"/>
        <w:tag w:val=""/>
        <w:id w:val="1116400235"/>
        <w:placeholder>
          <w:docPart w:val="C76A4E3F76064AE4BBD62DF9565E4364"/>
        </w:placeholder>
        <w:dataBinding w:prefixMappings="xmlns:ns0='http://purl.org/dc/elements/1.1/' xmlns:ns1='http://schemas.openxmlformats.org/package/2006/metadata/core-properties' " w:xpath="/ns1:coreProperties[1]/ns0:title[1]" w:storeItemID="{6C3C8BC8-F283-45AE-878A-BAB7291924A1}"/>
        <w:text/>
      </w:sdtPr>
      <w:sdtContent>
        <w:r w:rsidR="003068B2">
          <w:rPr>
            <w:color w:val="7F7F7F" w:themeColor="text1" w:themeTint="80"/>
          </w:rPr>
          <w:t>Christie Xu | MA705 Spring 2026 | 04/29/2026</w:t>
        </w:r>
      </w:sdtContent>
    </w:sdt>
  </w:p>
  <w:p w14:paraId="1BF8E8FC" w14:textId="2593AE71" w:rsidR="005C2814" w:rsidRDefault="005C2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1B7"/>
    <w:multiLevelType w:val="hybridMultilevel"/>
    <w:tmpl w:val="CBF4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B1B84"/>
    <w:multiLevelType w:val="hybridMultilevel"/>
    <w:tmpl w:val="9A005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183715">
    <w:abstractNumId w:val="0"/>
  </w:num>
  <w:num w:numId="2" w16cid:durableId="7652302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Christie">
    <w15:presenceInfo w15:providerId="AD" w15:userId="S::cxu@falcon.bentley.edu::d2c0cdda-030c-48ad-b51c-a379f6d1aeba"/>
  </w15:person>
  <w15:person w15:author="Carter, Nathan">
    <w15:presenceInfo w15:providerId="AD" w15:userId="S::NCARTER@bentley.edu::5d95b0e6-554f-4355-baf7-eea6f5095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F"/>
    <w:rsid w:val="00012629"/>
    <w:rsid w:val="00016C3B"/>
    <w:rsid w:val="00031049"/>
    <w:rsid w:val="000422AA"/>
    <w:rsid w:val="00051493"/>
    <w:rsid w:val="000A06A5"/>
    <w:rsid w:val="000A14E6"/>
    <w:rsid w:val="000B66F8"/>
    <w:rsid w:val="000E686B"/>
    <w:rsid w:val="00103E74"/>
    <w:rsid w:val="00110E4C"/>
    <w:rsid w:val="00111832"/>
    <w:rsid w:val="00115CB4"/>
    <w:rsid w:val="00140664"/>
    <w:rsid w:val="00164A62"/>
    <w:rsid w:val="00167231"/>
    <w:rsid w:val="00186FFC"/>
    <w:rsid w:val="001913E6"/>
    <w:rsid w:val="00195BE9"/>
    <w:rsid w:val="001A0130"/>
    <w:rsid w:val="001A4990"/>
    <w:rsid w:val="001C2692"/>
    <w:rsid w:val="001D1457"/>
    <w:rsid w:val="001D7087"/>
    <w:rsid w:val="002254C0"/>
    <w:rsid w:val="00232441"/>
    <w:rsid w:val="00234488"/>
    <w:rsid w:val="00292C54"/>
    <w:rsid w:val="002A71FD"/>
    <w:rsid w:val="002B6EA3"/>
    <w:rsid w:val="002D34AF"/>
    <w:rsid w:val="002D6A60"/>
    <w:rsid w:val="002E33E5"/>
    <w:rsid w:val="00306725"/>
    <w:rsid w:val="003068B2"/>
    <w:rsid w:val="0032023C"/>
    <w:rsid w:val="00345CA3"/>
    <w:rsid w:val="00350EC0"/>
    <w:rsid w:val="00366820"/>
    <w:rsid w:val="003807C7"/>
    <w:rsid w:val="00387F36"/>
    <w:rsid w:val="003B761F"/>
    <w:rsid w:val="003C270D"/>
    <w:rsid w:val="003D10A5"/>
    <w:rsid w:val="003E7B14"/>
    <w:rsid w:val="003F26CC"/>
    <w:rsid w:val="004146BB"/>
    <w:rsid w:val="00436C53"/>
    <w:rsid w:val="004432CC"/>
    <w:rsid w:val="00451EAB"/>
    <w:rsid w:val="00455C12"/>
    <w:rsid w:val="0047475E"/>
    <w:rsid w:val="00483C1F"/>
    <w:rsid w:val="004A68AD"/>
    <w:rsid w:val="004C34CB"/>
    <w:rsid w:val="00511D95"/>
    <w:rsid w:val="00522E1E"/>
    <w:rsid w:val="00540CF3"/>
    <w:rsid w:val="00561320"/>
    <w:rsid w:val="00570365"/>
    <w:rsid w:val="0057307D"/>
    <w:rsid w:val="005819DB"/>
    <w:rsid w:val="005847A8"/>
    <w:rsid w:val="005C2814"/>
    <w:rsid w:val="005D74C6"/>
    <w:rsid w:val="005E00D5"/>
    <w:rsid w:val="005F148F"/>
    <w:rsid w:val="006130D4"/>
    <w:rsid w:val="0064148A"/>
    <w:rsid w:val="00644980"/>
    <w:rsid w:val="00676276"/>
    <w:rsid w:val="006930F7"/>
    <w:rsid w:val="00694641"/>
    <w:rsid w:val="00696F71"/>
    <w:rsid w:val="006A13D2"/>
    <w:rsid w:val="006A2E24"/>
    <w:rsid w:val="006E1D05"/>
    <w:rsid w:val="00702856"/>
    <w:rsid w:val="00726708"/>
    <w:rsid w:val="00764ECF"/>
    <w:rsid w:val="007A56CA"/>
    <w:rsid w:val="007A7A45"/>
    <w:rsid w:val="007C4C17"/>
    <w:rsid w:val="007D0386"/>
    <w:rsid w:val="007E18DB"/>
    <w:rsid w:val="007E3523"/>
    <w:rsid w:val="007F19B1"/>
    <w:rsid w:val="00815F02"/>
    <w:rsid w:val="008963B5"/>
    <w:rsid w:val="008A47FE"/>
    <w:rsid w:val="008F766E"/>
    <w:rsid w:val="00910047"/>
    <w:rsid w:val="009167D7"/>
    <w:rsid w:val="00917681"/>
    <w:rsid w:val="00932940"/>
    <w:rsid w:val="00955EE2"/>
    <w:rsid w:val="009D4202"/>
    <w:rsid w:val="009D516F"/>
    <w:rsid w:val="00A32859"/>
    <w:rsid w:val="00A340F1"/>
    <w:rsid w:val="00A646C2"/>
    <w:rsid w:val="00A66705"/>
    <w:rsid w:val="00A759A7"/>
    <w:rsid w:val="00A9279B"/>
    <w:rsid w:val="00AB012F"/>
    <w:rsid w:val="00AD64A1"/>
    <w:rsid w:val="00AF1C03"/>
    <w:rsid w:val="00B061EA"/>
    <w:rsid w:val="00B2219B"/>
    <w:rsid w:val="00B459D6"/>
    <w:rsid w:val="00B45FE8"/>
    <w:rsid w:val="00B502E3"/>
    <w:rsid w:val="00B6233E"/>
    <w:rsid w:val="00B65958"/>
    <w:rsid w:val="00B761B4"/>
    <w:rsid w:val="00B77251"/>
    <w:rsid w:val="00B778D3"/>
    <w:rsid w:val="00B804EC"/>
    <w:rsid w:val="00B92CA3"/>
    <w:rsid w:val="00B976E8"/>
    <w:rsid w:val="00B97F27"/>
    <w:rsid w:val="00BC182F"/>
    <w:rsid w:val="00BD3A41"/>
    <w:rsid w:val="00BE1060"/>
    <w:rsid w:val="00BE27D1"/>
    <w:rsid w:val="00BF3B41"/>
    <w:rsid w:val="00BF6090"/>
    <w:rsid w:val="00C433CD"/>
    <w:rsid w:val="00C63191"/>
    <w:rsid w:val="00C65B47"/>
    <w:rsid w:val="00C720D8"/>
    <w:rsid w:val="00C84D11"/>
    <w:rsid w:val="00CF1F42"/>
    <w:rsid w:val="00D12BC9"/>
    <w:rsid w:val="00D16D82"/>
    <w:rsid w:val="00D2021F"/>
    <w:rsid w:val="00D2163A"/>
    <w:rsid w:val="00D33736"/>
    <w:rsid w:val="00D41A7B"/>
    <w:rsid w:val="00D92F2F"/>
    <w:rsid w:val="00DB03DE"/>
    <w:rsid w:val="00DD44A9"/>
    <w:rsid w:val="00E05742"/>
    <w:rsid w:val="00E144FB"/>
    <w:rsid w:val="00E20A94"/>
    <w:rsid w:val="00E37586"/>
    <w:rsid w:val="00E4376F"/>
    <w:rsid w:val="00E44DD5"/>
    <w:rsid w:val="00E6680C"/>
    <w:rsid w:val="00E83E37"/>
    <w:rsid w:val="00E86D48"/>
    <w:rsid w:val="00E9093A"/>
    <w:rsid w:val="00F01288"/>
    <w:rsid w:val="00F07AE1"/>
    <w:rsid w:val="00F21C3E"/>
    <w:rsid w:val="00F365CA"/>
    <w:rsid w:val="00F645ED"/>
    <w:rsid w:val="00F73280"/>
    <w:rsid w:val="00F754B3"/>
    <w:rsid w:val="00F90F96"/>
    <w:rsid w:val="00F93913"/>
    <w:rsid w:val="00F97F69"/>
    <w:rsid w:val="00FA774B"/>
    <w:rsid w:val="00FD6297"/>
    <w:rsid w:val="00FE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1C79"/>
  <w15:chartTrackingRefBased/>
  <w15:docId w15:val="{388719CD-0144-4160-9FD0-973833C9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4E6"/>
  </w:style>
  <w:style w:type="paragraph" w:styleId="Heading1">
    <w:name w:val="heading 1"/>
    <w:basedOn w:val="Normal"/>
    <w:next w:val="Normal"/>
    <w:link w:val="Heading1Char"/>
    <w:uiPriority w:val="9"/>
    <w:qFormat/>
    <w:rsid w:val="00D92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2F"/>
    <w:rPr>
      <w:rFonts w:eastAsiaTheme="majorEastAsia" w:cstheme="majorBidi"/>
      <w:color w:val="272727" w:themeColor="text1" w:themeTint="D8"/>
    </w:rPr>
  </w:style>
  <w:style w:type="paragraph" w:styleId="Title">
    <w:name w:val="Title"/>
    <w:basedOn w:val="Normal"/>
    <w:next w:val="Normal"/>
    <w:link w:val="TitleChar"/>
    <w:uiPriority w:val="10"/>
    <w:qFormat/>
    <w:rsid w:val="00D9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2F"/>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F"/>
    <w:rPr>
      <w:i/>
      <w:iCs/>
      <w:color w:val="404040" w:themeColor="text1" w:themeTint="BF"/>
    </w:rPr>
  </w:style>
  <w:style w:type="paragraph" w:styleId="ListParagraph">
    <w:name w:val="List Paragraph"/>
    <w:basedOn w:val="Normal"/>
    <w:uiPriority w:val="34"/>
    <w:qFormat/>
    <w:rsid w:val="00D92F2F"/>
    <w:pPr>
      <w:ind w:left="720"/>
      <w:contextualSpacing/>
    </w:pPr>
  </w:style>
  <w:style w:type="character" w:styleId="IntenseEmphasis">
    <w:name w:val="Intense Emphasis"/>
    <w:basedOn w:val="DefaultParagraphFont"/>
    <w:uiPriority w:val="21"/>
    <w:qFormat/>
    <w:rsid w:val="00D92F2F"/>
    <w:rPr>
      <w:i/>
      <w:iCs/>
      <w:color w:val="0F4761" w:themeColor="accent1" w:themeShade="BF"/>
    </w:rPr>
  </w:style>
  <w:style w:type="paragraph" w:styleId="IntenseQuote">
    <w:name w:val="Intense Quote"/>
    <w:basedOn w:val="Normal"/>
    <w:next w:val="Normal"/>
    <w:link w:val="IntenseQuoteChar"/>
    <w:uiPriority w:val="30"/>
    <w:qFormat/>
    <w:rsid w:val="00D92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F"/>
    <w:rPr>
      <w:i/>
      <w:iCs/>
      <w:color w:val="0F4761" w:themeColor="accent1" w:themeShade="BF"/>
    </w:rPr>
  </w:style>
  <w:style w:type="character" w:styleId="IntenseReference">
    <w:name w:val="Intense Reference"/>
    <w:basedOn w:val="DefaultParagraphFont"/>
    <w:uiPriority w:val="32"/>
    <w:qFormat/>
    <w:rsid w:val="00D92F2F"/>
    <w:rPr>
      <w:b/>
      <w:bCs/>
      <w:smallCaps/>
      <w:color w:val="0F4761" w:themeColor="accent1" w:themeShade="BF"/>
      <w:spacing w:val="5"/>
    </w:rPr>
  </w:style>
  <w:style w:type="paragraph" w:styleId="Header">
    <w:name w:val="header"/>
    <w:basedOn w:val="Normal"/>
    <w:link w:val="HeaderChar"/>
    <w:uiPriority w:val="99"/>
    <w:unhideWhenUsed/>
    <w:rsid w:val="005C2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814"/>
  </w:style>
  <w:style w:type="paragraph" w:styleId="Footer">
    <w:name w:val="footer"/>
    <w:basedOn w:val="Normal"/>
    <w:link w:val="FooterChar"/>
    <w:uiPriority w:val="99"/>
    <w:unhideWhenUsed/>
    <w:rsid w:val="005C2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814"/>
  </w:style>
  <w:style w:type="character" w:styleId="PlaceholderText">
    <w:name w:val="Placeholder Text"/>
    <w:basedOn w:val="DefaultParagraphFont"/>
    <w:uiPriority w:val="99"/>
    <w:semiHidden/>
    <w:rsid w:val="003068B2"/>
    <w:rPr>
      <w:color w:val="808080"/>
    </w:rPr>
  </w:style>
  <w:style w:type="character" w:styleId="Hyperlink">
    <w:name w:val="Hyperlink"/>
    <w:basedOn w:val="DefaultParagraphFont"/>
    <w:uiPriority w:val="99"/>
    <w:unhideWhenUsed/>
    <w:rsid w:val="00195BE9"/>
    <w:rPr>
      <w:color w:val="467886" w:themeColor="hyperlink"/>
      <w:u w:val="single"/>
    </w:rPr>
  </w:style>
  <w:style w:type="character" w:styleId="UnresolvedMention">
    <w:name w:val="Unresolved Mention"/>
    <w:basedOn w:val="DefaultParagraphFont"/>
    <w:uiPriority w:val="99"/>
    <w:semiHidden/>
    <w:unhideWhenUsed/>
    <w:rsid w:val="00195BE9"/>
    <w:rPr>
      <w:color w:val="605E5C"/>
      <w:shd w:val="clear" w:color="auto" w:fill="E1DFDD"/>
    </w:rPr>
  </w:style>
  <w:style w:type="table" w:styleId="TableGrid">
    <w:name w:val="Table Grid"/>
    <w:basedOn w:val="TableNormal"/>
    <w:uiPriority w:val="39"/>
    <w:rsid w:val="00573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51EA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endabdelnasser/open-food-facts-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dc.nal.usda.gov/download-datasets" TargetMode="Externa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6A4E3F76064AE4BBD62DF9565E4364"/>
        <w:category>
          <w:name w:val="General"/>
          <w:gallery w:val="placeholder"/>
        </w:category>
        <w:types>
          <w:type w:val="bbPlcHdr"/>
        </w:types>
        <w:behaviors>
          <w:behavior w:val="content"/>
        </w:behaviors>
        <w:guid w:val="{E2537BBF-60E2-47A1-8978-B45F68C8F51A}"/>
      </w:docPartPr>
      <w:docPartBody>
        <w:p w:rsidR="00FC6B17" w:rsidRDefault="00960936" w:rsidP="00960936">
          <w:pPr>
            <w:pStyle w:val="C76A4E3F76064AE4BBD62DF9565E436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36"/>
    <w:rsid w:val="001C2692"/>
    <w:rsid w:val="003B0A1F"/>
    <w:rsid w:val="004A4610"/>
    <w:rsid w:val="00522E1E"/>
    <w:rsid w:val="006E1D05"/>
    <w:rsid w:val="00960936"/>
    <w:rsid w:val="00E325DD"/>
    <w:rsid w:val="00EC2A53"/>
    <w:rsid w:val="00FC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0936"/>
    <w:rPr>
      <w:color w:val="808080"/>
    </w:rPr>
  </w:style>
  <w:style w:type="paragraph" w:customStyle="1" w:styleId="C76A4E3F76064AE4BBD62DF9565E4364">
    <w:name w:val="C76A4E3F76064AE4BBD62DF9565E4364"/>
    <w:rsid w:val="009609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7</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Christie Xu | MA705 Spring 2026 | 04/29/2026</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Christie Xu | MA705 Spring 2026 | 04/29/2026</dc:title>
  <dc:subject/>
  <dc:creator>Xu, Christie</dc:creator>
  <cp:keywords/>
  <dc:description/>
  <cp:lastModifiedBy>Xu, Christie</cp:lastModifiedBy>
  <cp:revision>151</cp:revision>
  <dcterms:created xsi:type="dcterms:W3CDTF">2026-04-22T18:04:00Z</dcterms:created>
  <dcterms:modified xsi:type="dcterms:W3CDTF">2026-04-27T19:58:00Z</dcterms:modified>
</cp:coreProperties>
</file>